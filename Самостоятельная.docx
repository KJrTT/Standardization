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488" w:rsidDel="00625488" w:rsidRDefault="009C5B08" w:rsidP="009C5B08">
      <w:pPr>
        <w:pStyle w:val="a3"/>
        <w:rPr>
          <w:ins w:id="0" w:author="Петр" w:date="2026-09-29T10:16:00Z"/>
        </w:rPr>
      </w:pPr>
      <w:r>
        <w:t>Самостоятельная работа по техническому регулированию в ИКТ</w:t>
      </w:r>
      <w:r>
        <w:br/>
      </w:r>
      <w:r>
        <w:br/>
      </w:r>
      <w:r>
        <w:br/>
        <w:t>Часть А. Теоретический тест</w:t>
      </w:r>
      <w:r>
        <w:br/>
        <w:t>Выберите один правильный вариант.</w:t>
      </w:r>
      <w:r>
        <w:br/>
      </w:r>
      <w:r>
        <w:br/>
        <w:t>А1. Какой документ обязателен для всех участников рынка?</w:t>
      </w:r>
      <w:ins w:id="1" w:author="Петр" w:date="2026-09-29T09:45:00Z">
        <w:r w:rsidR="00040E3B">
          <w:t xml:space="preserve"> </w:t>
        </w:r>
      </w:ins>
      <w:r>
        <w:br/>
      </w:r>
      <w:r>
        <w:br/>
        <w:t>· а) ГОСТ Р</w:t>
      </w:r>
      <w:r>
        <w:br/>
        <w:t xml:space="preserve">· </w:t>
      </w:r>
      <w:r w:rsidRPr="00040E3B">
        <w:rPr>
          <w:color w:val="FF0000"/>
          <w:rPrChange w:id="2" w:author="Петр" w:date="2026-09-29T09:45:00Z">
            <w:rPr/>
          </w:rPrChange>
        </w:rPr>
        <w:t>б) Технический регламент</w:t>
      </w:r>
      <w:r>
        <w:br/>
        <w:t>· в) СТО</w:t>
      </w:r>
      <w:r>
        <w:br/>
        <w:t>· г) ТУ</w:t>
      </w:r>
      <w:r>
        <w:br/>
      </w:r>
      <w:r>
        <w:br/>
        <w:t>А2. Что такое ОКС?</w:t>
      </w:r>
      <w:r>
        <w:br/>
      </w:r>
      <w:r>
        <w:br/>
      </w:r>
      <w:r w:rsidRPr="00977EA7">
        <w:rPr>
          <w:color w:val="FF0000"/>
          <w:rPrChange w:id="3" w:author="Петр" w:date="2026-09-29T09:47:00Z">
            <w:rPr/>
          </w:rPrChange>
        </w:rPr>
        <w:t>· а) Общероссийский классификатор стандартов</w:t>
      </w:r>
      <w:r>
        <w:br/>
        <w:t>· б) Общероссийский классификатор продукции</w:t>
      </w:r>
      <w:r>
        <w:br/>
        <w:t>· в) Орган по контролю стандартов</w:t>
      </w:r>
      <w:r>
        <w:br/>
        <w:t>· г) Основной комплект схем</w:t>
      </w:r>
      <w:r>
        <w:br/>
      </w:r>
      <w:r>
        <w:br/>
        <w:t>А3. ГОСТ 34.601-90 регламентирует:</w:t>
      </w:r>
      <w:r>
        <w:br/>
      </w:r>
      <w:r>
        <w:br/>
        <w:t>· а) стадии разработки ПО</w:t>
      </w:r>
      <w:r>
        <w:br/>
      </w:r>
      <w:r w:rsidRPr="00977EA7">
        <w:rPr>
          <w:color w:val="FF0000"/>
          <w:rPrChange w:id="4" w:author="Петр" w:date="2026-09-29T09:48:00Z">
            <w:rPr/>
          </w:rPrChange>
        </w:rPr>
        <w:t>· б) стадии создания автоматизированных систем</w:t>
      </w:r>
      <w:r>
        <w:br/>
        <w:t>· в) структуру ТУ</w:t>
      </w:r>
      <w:r>
        <w:br/>
        <w:t>· г) правила маркировки</w:t>
      </w:r>
      <w:r>
        <w:br/>
      </w:r>
      <w:r>
        <w:br/>
        <w:t>А4. Какой стандарт устанавливает стадии разработки программ?</w:t>
      </w:r>
      <w:r>
        <w:br/>
      </w:r>
      <w:r>
        <w:br/>
        <w:t>· а) ГОСТ 34.602</w:t>
      </w:r>
      <w:r>
        <w:br/>
      </w:r>
      <w:r w:rsidRPr="00DE1FFA">
        <w:rPr>
          <w:color w:val="FF0000"/>
          <w:rPrChange w:id="5" w:author="Петр" w:date="2026-09-29T09:49:00Z">
            <w:rPr/>
          </w:rPrChange>
        </w:rPr>
        <w:t>· б) ГОСТ 19.102-77</w:t>
      </w:r>
      <w:r>
        <w:br/>
        <w:t>· в) ГОСТ 2.104</w:t>
      </w:r>
      <w:r>
        <w:br/>
        <w:t>· г) ГОСТ 8.417</w:t>
      </w:r>
      <w:r>
        <w:br/>
      </w:r>
      <w:r>
        <w:br/>
        <w:t>А5. Схема декларирования 3д применяется для:</w:t>
      </w:r>
      <w:r>
        <w:br/>
      </w:r>
      <w:r>
        <w:br/>
        <w:t xml:space="preserve">· </w:t>
      </w:r>
      <w:r w:rsidRPr="00040E3B">
        <w:rPr>
          <w:color w:val="FF0000"/>
          <w:rPrChange w:id="6" w:author="Петр" w:date="2026-09-29T09:45:00Z">
            <w:rPr/>
          </w:rPrChange>
        </w:rPr>
        <w:t>а)</w:t>
      </w:r>
      <w:r>
        <w:t xml:space="preserve"> </w:t>
      </w:r>
      <w:r w:rsidRPr="00040E3B">
        <w:rPr>
          <w:color w:val="FF0000"/>
          <w:rPrChange w:id="7" w:author="Петр" w:date="2026-09-29T09:45:00Z">
            <w:rPr/>
          </w:rPrChange>
        </w:rPr>
        <w:t>партии товара</w:t>
      </w:r>
      <w:r>
        <w:br/>
        <w:t>· б) серийного выпуска</w:t>
      </w:r>
      <w:r>
        <w:br/>
        <w:t>· в) единичного изделия</w:t>
      </w:r>
      <w:r>
        <w:br/>
        <w:t>· г) импортной продукции разово</w:t>
      </w:r>
      <w:r>
        <w:br/>
      </w:r>
      <w:r>
        <w:br/>
        <w:t>А6. Знак ЕАС подтверждает соответствие:</w:t>
      </w:r>
      <w:r>
        <w:br/>
      </w:r>
      <w:r>
        <w:br/>
        <w:t>· а) только российским ГОСТам</w:t>
      </w:r>
      <w:r>
        <w:br/>
      </w:r>
      <w:r w:rsidRPr="00CE6AE1">
        <w:rPr>
          <w:color w:val="FF0000"/>
          <w:rPrChange w:id="8" w:author="Петр" w:date="2026-09-29T09:57:00Z">
            <w:rPr/>
          </w:rPrChange>
        </w:rPr>
        <w:t>· б) техническим регламентам ЕАЭС</w:t>
      </w:r>
      <w:r w:rsidRPr="00A51CF4">
        <w:rPr>
          <w:color w:val="000000" w:themeColor="text1"/>
          <w:rPrChange w:id="9" w:author="Петр" w:date="2026-09-29T09:51:00Z">
            <w:rPr/>
          </w:rPrChange>
        </w:rPr>
        <w:br/>
      </w:r>
      <w:r w:rsidRPr="00CE6AE1">
        <w:rPr>
          <w:color w:val="000000" w:themeColor="text1"/>
          <w:rPrChange w:id="10" w:author="Петр" w:date="2026-09-29T09:57:00Z">
            <w:rPr/>
          </w:rPrChange>
        </w:rPr>
        <w:t>· в) международным стандартам ISO</w:t>
      </w:r>
      <w:r>
        <w:br/>
        <w:t xml:space="preserve">· г) требованиям </w:t>
      </w:r>
      <w:proofErr w:type="spellStart"/>
      <w:r>
        <w:t>Росаккредитации</w:t>
      </w:r>
      <w:proofErr w:type="spellEnd"/>
      <w:r>
        <w:br/>
      </w:r>
      <w:r>
        <w:br/>
        <w:t>А7. Что такое аккредитация?</w:t>
      </w:r>
      <w:r>
        <w:br/>
      </w:r>
      <w:r>
        <w:br/>
      </w:r>
      <w:r w:rsidRPr="00174C28">
        <w:rPr>
          <w:color w:val="000000" w:themeColor="text1"/>
          <w:rPrChange w:id="11" w:author="Петр" w:date="2026-09-29T10:10:00Z">
            <w:rPr/>
          </w:rPrChange>
        </w:rPr>
        <w:t>· а) выдача сертификата</w:t>
      </w:r>
      <w:r>
        <w:br/>
      </w:r>
      <w:r w:rsidRPr="00174C28">
        <w:rPr>
          <w:color w:val="FF0000"/>
          <w:rPrChange w:id="12" w:author="Петр" w:date="2026-09-29T10:10:00Z">
            <w:rPr/>
          </w:rPrChange>
        </w:rPr>
        <w:t>· б) официальное признание компетентности органа</w:t>
      </w:r>
      <w:r>
        <w:br/>
      </w:r>
      <w:r>
        <w:lastRenderedPageBreak/>
        <w:t>· в) проверка продукции</w:t>
      </w:r>
      <w:r>
        <w:br/>
        <w:t>· г) регистрация декларации</w:t>
      </w:r>
      <w:r>
        <w:br/>
      </w:r>
      <w:r>
        <w:br/>
        <w:t>А8. ГОСТ 19.201-78 — это:</w:t>
      </w:r>
      <w:r>
        <w:br/>
      </w:r>
      <w:r>
        <w:br/>
        <w:t>· а) Руководство оператора</w:t>
      </w:r>
      <w:r>
        <w:br/>
      </w:r>
      <w:r w:rsidRPr="00DA7A26">
        <w:rPr>
          <w:color w:val="FF0000"/>
          <w:rPrChange w:id="13" w:author="Петр" w:date="2026-09-29T09:51:00Z">
            <w:rPr/>
          </w:rPrChange>
        </w:rPr>
        <w:t>· б) Техническое задание</w:t>
      </w:r>
      <w:r>
        <w:br/>
        <w:t>· в) Текст программы</w:t>
      </w:r>
      <w:r>
        <w:br/>
        <w:t>· г) Пояснительная записка</w:t>
      </w:r>
      <w:r>
        <w:br/>
      </w:r>
      <w:r>
        <w:br/>
        <w:t>А9. В шифре «ГОСТ Р 54872-2011» число 2011 означает:</w:t>
      </w:r>
      <w:r>
        <w:br/>
      </w:r>
      <w:r>
        <w:br/>
        <w:t>· а) номер стандарта</w:t>
      </w:r>
      <w:r>
        <w:br/>
      </w:r>
      <w:r w:rsidRPr="00992B3B">
        <w:rPr>
          <w:color w:val="FF0000"/>
          <w:rPrChange w:id="14" w:author="Петр" w:date="2026-09-29T09:54:00Z">
            <w:rPr/>
          </w:rPrChange>
        </w:rPr>
        <w:t>· б) год утверждения</w:t>
      </w:r>
      <w:r>
        <w:br/>
        <w:t>· в) код ОКС</w:t>
      </w:r>
      <w:r>
        <w:br/>
        <w:t>· г) количество страниц</w:t>
      </w:r>
      <w:r>
        <w:br/>
      </w:r>
      <w:r>
        <w:br/>
        <w:t>А10. Параметрический ряд — это:</w:t>
      </w:r>
      <w:r>
        <w:br/>
      </w:r>
      <w:r>
        <w:br/>
        <w:t>· а) список ГОСТов</w:t>
      </w:r>
      <w:r>
        <w:br/>
      </w:r>
      <w:r w:rsidRPr="00CE6AE1">
        <w:rPr>
          <w:color w:val="FF0000"/>
          <w:rPrChange w:id="15" w:author="Петр" w:date="2026-09-29T09:56:00Z">
            <w:rPr/>
          </w:rPrChange>
        </w:rPr>
        <w:t>· б) упорядоченная совокупность числовых значений параметров</w:t>
      </w:r>
      <w:r>
        <w:br/>
        <w:t>· в) перечень сертификатов</w:t>
      </w:r>
      <w:r>
        <w:br/>
        <w:t>· г) иерархия стандартов</w:t>
      </w:r>
      <w:r>
        <w:br/>
      </w:r>
      <w:r>
        <w:br/>
        <w:t>---</w:t>
      </w:r>
      <w:r>
        <w:br/>
      </w:r>
      <w:r>
        <w:br/>
        <w:t>Часть Б. Терминологический диктант</w:t>
      </w:r>
      <w:r>
        <w:br/>
      </w:r>
      <w:r>
        <w:br/>
        <w:t>Дайте определение.</w:t>
      </w:r>
      <w:r>
        <w:br/>
      </w:r>
      <w:r>
        <w:br/>
        <w:t>1. Декларация о соответствии —</w:t>
      </w:r>
      <w:ins w:id="16" w:author="Петр" w:date="2026-09-29T09:59:00Z">
        <w:r w:rsidR="00D63757">
          <w:t xml:space="preserve"> документ</w:t>
        </w:r>
      </w:ins>
      <w:ins w:id="17" w:author="Петр" w:date="2026-09-29T10:01:00Z">
        <w:r w:rsidR="00E4105C">
          <w:t xml:space="preserve">, который сам изготовитель декларирует безопасность и качество </w:t>
        </w:r>
        <w:proofErr w:type="spellStart"/>
        <w:r w:rsidR="00E4105C">
          <w:t>свого</w:t>
        </w:r>
        <w:proofErr w:type="spellEnd"/>
        <w:r w:rsidR="00E4105C">
          <w:t xml:space="preserve"> товара, то есть заявляет, что они </w:t>
        </w:r>
      </w:ins>
      <w:ins w:id="18" w:author="Петр" w:date="2026-09-29T10:02:00Z">
        <w:r w:rsidR="00E4105C">
          <w:t>соответствует</w:t>
        </w:r>
      </w:ins>
      <w:ins w:id="19" w:author="Петр" w:date="2026-09-29T10:01:00Z">
        <w:r w:rsidR="00E4105C">
          <w:t xml:space="preserve"> всем нормам</w:t>
        </w:r>
      </w:ins>
      <w:ins w:id="20" w:author="Петр" w:date="2026-09-29T10:40:00Z">
        <w:r w:rsidR="00597B13">
          <w:t xml:space="preserve"> и берёт ответственность на себя</w:t>
        </w:r>
      </w:ins>
      <w:ins w:id="21" w:author="Петр" w:date="2026-09-29T10:02:00Z">
        <w:r w:rsidR="00E4105C">
          <w:t>.</w:t>
        </w:r>
      </w:ins>
      <w:del w:id="22" w:author="Петр" w:date="2026-09-29T10:01:00Z">
        <w:r w:rsidDel="00E4105C">
          <w:br/>
        </w:r>
      </w:del>
      <w:r>
        <w:t>2. Сертификат соответствия —</w:t>
      </w:r>
      <w:ins w:id="23" w:author="Петр" w:date="2026-09-29T10:00:00Z">
        <w:r w:rsidR="00F62673">
          <w:t xml:space="preserve"> </w:t>
        </w:r>
      </w:ins>
      <w:ins w:id="24" w:author="Петр" w:date="2026-09-29T10:02:00Z">
        <w:r w:rsidR="00E4105C">
          <w:t xml:space="preserve">документ, который выдаёт независимая организация (аккредитованная), </w:t>
        </w:r>
        <w:r w:rsidR="00E412AD">
          <w:t xml:space="preserve">сама проверяя качество и безопасность изделия, и несет за это </w:t>
        </w:r>
        <w:proofErr w:type="spellStart"/>
        <w:r w:rsidR="00E412AD">
          <w:t>ответсвенность</w:t>
        </w:r>
        <w:proofErr w:type="spellEnd"/>
        <w:r w:rsidR="00E412AD">
          <w:t>.</w:t>
        </w:r>
      </w:ins>
      <w:r>
        <w:br/>
        <w:t>3. Заявитель —</w:t>
      </w:r>
      <w:ins w:id="25" w:author="Петр" w:date="2026-09-29T10:03:00Z">
        <w:r w:rsidR="00E412AD">
          <w:t xml:space="preserve"> Тот самый объект, который</w:t>
        </w:r>
        <w:r w:rsidR="002D662F">
          <w:t xml:space="preserve"> подаёт различные документы (</w:t>
        </w:r>
        <w:r w:rsidR="00E412AD">
          <w:t xml:space="preserve"> сертификации</w:t>
        </w:r>
        <w:r w:rsidR="00E412AD" w:rsidRPr="00E412AD">
          <w:rPr>
            <w:rPrChange w:id="26" w:author="Петр" w:date="2026-09-29T10:03:00Z">
              <w:rPr>
                <w:lang w:val="en-US"/>
              </w:rPr>
            </w:rPrChange>
          </w:rPr>
          <w:t>/</w:t>
        </w:r>
        <w:r w:rsidR="00E412AD">
          <w:t xml:space="preserve">декларации) </w:t>
        </w:r>
      </w:ins>
      <w:ins w:id="27" w:author="Петр" w:date="2026-09-29T10:04:00Z">
        <w:r w:rsidR="002D662F">
          <w:t>для получения разрешительного документа.</w:t>
        </w:r>
      </w:ins>
      <w:r>
        <w:br/>
        <w:t>4. Схема подтверждения соответствия —</w:t>
      </w:r>
      <w:ins w:id="28" w:author="Петр" w:date="2026-09-29T10:05:00Z">
        <w:r w:rsidR="002F7172">
          <w:t xml:space="preserve"> это алгоритм </w:t>
        </w:r>
      </w:ins>
      <w:ins w:id="29" w:author="Петр" w:date="2026-09-29T10:08:00Z">
        <w:r w:rsidR="007160AE">
          <w:t xml:space="preserve">действий для </w:t>
        </w:r>
      </w:ins>
      <w:ins w:id="30" w:author="Петр" w:date="2026-09-29T10:05:00Z">
        <w:r w:rsidR="002F7172">
          <w:t xml:space="preserve">подтверждения </w:t>
        </w:r>
      </w:ins>
      <w:ins w:id="31" w:author="Петр" w:date="2026-09-29T10:06:00Z">
        <w:r w:rsidR="003A67C1">
          <w:t xml:space="preserve">качества и безопасности нашего </w:t>
        </w:r>
        <w:proofErr w:type="spellStart"/>
        <w:r w:rsidR="003A67C1">
          <w:t>изделия</w:t>
        </w:r>
      </w:ins>
      <w:ins w:id="32" w:author="Петр" w:date="2026-09-29T10:08:00Z">
        <w:r w:rsidR="00D0145C">
          <w:t>,чтобы</w:t>
        </w:r>
        <w:proofErr w:type="spellEnd"/>
        <w:r w:rsidR="00D0145C">
          <w:t xml:space="preserve"> получить сертификат или декларацию</w:t>
        </w:r>
      </w:ins>
      <w:ins w:id="33" w:author="Петр" w:date="2026-09-29T10:06:00Z">
        <w:r w:rsidR="003A67C1">
          <w:t>. Всего существует для сертификации</w:t>
        </w:r>
        <w:r w:rsidR="003A67C1" w:rsidRPr="003A67C1">
          <w:rPr>
            <w:rPrChange w:id="34" w:author="Петр" w:date="2026-09-29T10:06:00Z">
              <w:rPr>
                <w:lang w:val="en-US"/>
              </w:rPr>
            </w:rPrChange>
          </w:rPr>
          <w:t>: 9</w:t>
        </w:r>
        <w:r w:rsidR="003A67C1">
          <w:rPr>
            <w:lang w:val="en-US"/>
          </w:rPr>
          <w:t>c</w:t>
        </w:r>
        <w:r w:rsidR="003A67C1" w:rsidRPr="003A67C1">
          <w:rPr>
            <w:rPrChange w:id="35" w:author="Петр" w:date="2026-09-29T10:06:00Z">
              <w:rPr>
                <w:lang w:val="en-US"/>
              </w:rPr>
            </w:rPrChange>
          </w:rPr>
          <w:t xml:space="preserve">, </w:t>
        </w:r>
        <w:r w:rsidR="003A67C1">
          <w:t xml:space="preserve">для декларации -- </w:t>
        </w:r>
        <w:r w:rsidR="003A67C1" w:rsidRPr="003A67C1">
          <w:rPr>
            <w:rPrChange w:id="36" w:author="Петр" w:date="2026-09-29T10:06:00Z">
              <w:rPr>
                <w:lang w:val="en-US"/>
              </w:rPr>
            </w:rPrChange>
          </w:rPr>
          <w:t>6</w:t>
        </w:r>
        <w:r w:rsidR="003A67C1">
          <w:t xml:space="preserve">д. </w:t>
        </w:r>
      </w:ins>
      <w:r>
        <w:br/>
        <w:t>5. Аккредитация —</w:t>
      </w:r>
      <w:ins w:id="37" w:author="Петр" w:date="2026-09-29T10:07:00Z">
        <w:r w:rsidR="003A67C1">
          <w:t xml:space="preserve"> </w:t>
        </w:r>
      </w:ins>
      <w:ins w:id="38" w:author="Петр" w:date="2026-09-29T10:09:00Z">
        <w:r w:rsidR="00D0145C">
          <w:t xml:space="preserve">официальное признание государством (или </w:t>
        </w:r>
        <w:proofErr w:type="spellStart"/>
        <w:r w:rsidR="00D0145C">
          <w:t>гос.органом</w:t>
        </w:r>
        <w:proofErr w:type="spellEnd"/>
        <w:r w:rsidR="00D0145C">
          <w:t xml:space="preserve">), что организация имеет право </w:t>
        </w:r>
        <w:r w:rsidR="008D2377">
          <w:t>(и компетентная в этом) проводить тестирование изделий и выдавать об этом Акт.</w:t>
        </w:r>
      </w:ins>
      <w:r>
        <w:br/>
        <w:t>6. Унификация —</w:t>
      </w:r>
      <w:ins w:id="39" w:author="Петр" w:date="2026-09-29T09:51:00Z">
        <w:r w:rsidR="00DA7A26">
          <w:t xml:space="preserve"> </w:t>
        </w:r>
      </w:ins>
      <w:ins w:id="40" w:author="Петр" w:date="2026-09-29T09:52:00Z">
        <w:r w:rsidR="00DA7A26">
          <w:t>приведение</w:t>
        </w:r>
      </w:ins>
      <w:ins w:id="41" w:author="Петр" w:date="2026-09-29T09:58:00Z">
        <w:r w:rsidR="00670731">
          <w:t xml:space="preserve"> вещей (чаще всего документов)</w:t>
        </w:r>
      </w:ins>
      <w:ins w:id="42" w:author="Петр" w:date="2026-09-29T09:52:00Z">
        <w:r w:rsidR="00790F86">
          <w:t xml:space="preserve"> </w:t>
        </w:r>
        <w:r w:rsidR="00DA7A26">
          <w:t xml:space="preserve">к единому формату </w:t>
        </w:r>
      </w:ins>
      <w:ins w:id="43" w:author="Петр" w:date="2026-09-29T09:58:00Z">
        <w:r w:rsidR="00670731">
          <w:t xml:space="preserve">либо </w:t>
        </w:r>
        <w:r w:rsidR="00D63757">
          <w:t xml:space="preserve">единому </w:t>
        </w:r>
        <w:r w:rsidR="00670731">
          <w:t xml:space="preserve">образцу </w:t>
        </w:r>
        <w:r w:rsidR="00D63757">
          <w:t>или формату</w:t>
        </w:r>
        <w:r w:rsidR="00670731">
          <w:t>.</w:t>
        </w:r>
      </w:ins>
      <w:r>
        <w:br/>
        <w:t>7. Технические условия (ТУ) —</w:t>
      </w:r>
      <w:ins w:id="44" w:author="Петр" w:date="2026-09-29T10:10:00Z">
        <w:r w:rsidR="008D2377">
          <w:t xml:space="preserve"> </w:t>
        </w:r>
      </w:ins>
      <w:ins w:id="45" w:author="Петр" w:date="2026-09-29T10:11:00Z">
        <w:r w:rsidR="00174C28">
          <w:t xml:space="preserve">документ, в котором сам производитель устанавливает требования к изделию, если таковой </w:t>
        </w:r>
        <w:proofErr w:type="spellStart"/>
        <w:r w:rsidR="00174C28">
          <w:t>гос</w:t>
        </w:r>
        <w:proofErr w:type="spellEnd"/>
        <w:r w:rsidR="00174C28">
          <w:t xml:space="preserve">. стандарт отсутствует. </w:t>
        </w:r>
      </w:ins>
      <w:r>
        <w:br/>
        <w:t>8. ЕСПД —</w:t>
      </w:r>
      <w:ins w:id="46" w:author="Петр" w:date="2026-09-29T10:12:00Z">
        <w:r w:rsidR="00244FDD">
          <w:t xml:space="preserve"> </w:t>
        </w:r>
      </w:ins>
      <w:ins w:id="47" w:author="Петр" w:date="2026-09-29T10:13:00Z">
        <w:r w:rsidR="00244FDD">
          <w:t xml:space="preserve">совокупность </w:t>
        </w:r>
        <w:proofErr w:type="spellStart"/>
        <w:r w:rsidR="00321E22">
          <w:t>гос</w:t>
        </w:r>
        <w:proofErr w:type="spellEnd"/>
        <w:r w:rsidR="00321E22">
          <w:t>. стандартов, устанавливающие единые правила разраб</w:t>
        </w:r>
        <w:r w:rsidR="00BF0A37">
          <w:t>отки + программной документаци</w:t>
        </w:r>
      </w:ins>
      <w:ins w:id="48" w:author="Петр" w:date="2026-09-29T10:14:00Z">
        <w:r w:rsidR="00BF0A37">
          <w:t>и</w:t>
        </w:r>
      </w:ins>
      <w:ins w:id="49" w:author="Петр" w:date="2026-09-29T10:13:00Z">
        <w:r w:rsidR="00321E22">
          <w:t xml:space="preserve"> (какая архитектура должна быть, какие пункт и так далее)</w:t>
        </w:r>
      </w:ins>
      <w:r>
        <w:br/>
      </w:r>
      <w:r>
        <w:br/>
      </w:r>
      <w:r>
        <w:br/>
      </w:r>
      <w:r>
        <w:lastRenderedPageBreak/>
        <w:t>---</w:t>
      </w:r>
      <w:r>
        <w:br/>
      </w:r>
      <w:r>
        <w:br/>
        <w:t xml:space="preserve">Часть В. Практические задания </w:t>
      </w:r>
      <w:r>
        <w:br/>
      </w:r>
      <w:r>
        <w:br/>
        <w:t>Задание В1 Классификация стандартов</w:t>
      </w:r>
      <w:r>
        <w:br/>
      </w:r>
      <w:r>
        <w:br/>
        <w:t>Соотнесите стандарт с его видом. Заполните таблицу:</w:t>
      </w:r>
      <w:r>
        <w:br/>
      </w:r>
      <w:r>
        <w:br/>
        <w:t>Стандарт Вид стандарта (основополагающий / на продукцию / на процессы / на методы испытаний)</w:t>
      </w:r>
      <w:r>
        <w:br/>
        <w:t xml:space="preserve">ГОСТ Р 54872-2011 «ИКТ. Термины» </w:t>
      </w:r>
      <w:r>
        <w:br/>
        <w:t xml:space="preserve">ГОСТ 19.102-77 </w:t>
      </w:r>
      <w:r>
        <w:br/>
        <w:t xml:space="preserve">ГОСТ 34.601-90 </w:t>
      </w:r>
      <w:r>
        <w:br/>
        <w:t xml:space="preserve">ГОСТ 2.104-2006 </w:t>
      </w:r>
      <w:r>
        <w:br/>
      </w:r>
      <w:r>
        <w:br/>
        <w:t>Вопрос: почему ГОСТ Р 54872-2011 имеет код ОКС 35.020? Что означает этот код?</w:t>
      </w:r>
      <w:r>
        <w:br/>
      </w:r>
      <w:r>
        <w:br/>
      </w:r>
    </w:p>
    <w:tbl>
      <w:tblPr>
        <w:tblStyle w:val="a7"/>
        <w:tblW w:w="0" w:type="auto"/>
        <w:tblLook w:val="04A0"/>
        <w:tblPrChange w:id="50" w:author="Петр" w:date="2026-09-29T10:19:00Z">
          <w:tblPr>
            <w:tblStyle w:val="a7"/>
            <w:tblW w:w="0" w:type="auto"/>
            <w:tblLook w:val="04A0"/>
          </w:tblPr>
        </w:tblPrChange>
      </w:tblPr>
      <w:tblGrid>
        <w:gridCol w:w="4785"/>
        <w:gridCol w:w="3403"/>
        <w:tblGridChange w:id="51">
          <w:tblGrid>
            <w:gridCol w:w="4785"/>
            <w:gridCol w:w="4786"/>
          </w:tblGrid>
        </w:tblGridChange>
      </w:tblGrid>
      <w:tr w:rsidR="00625488" w:rsidTr="00A02CCC">
        <w:trPr>
          <w:ins w:id="52" w:author="Петр" w:date="2026-09-29T10:16:00Z"/>
        </w:trPr>
        <w:tc>
          <w:tcPr>
            <w:tcW w:w="4785" w:type="dxa"/>
            <w:tcPrChange w:id="53" w:author="Петр" w:date="2026-09-29T10:19:00Z">
              <w:tcPr>
                <w:tcW w:w="4785" w:type="dxa"/>
              </w:tcPr>
            </w:tcPrChange>
          </w:tcPr>
          <w:p w:rsidR="00625488" w:rsidRDefault="00625488" w:rsidP="00625488">
            <w:pPr>
              <w:pStyle w:val="a3"/>
              <w:jc w:val="center"/>
              <w:rPr>
                <w:ins w:id="54" w:author="Петр" w:date="2026-09-29T10:16:00Z"/>
              </w:rPr>
              <w:pPrChange w:id="55" w:author="Петр" w:date="2026-09-29T10:16:00Z">
                <w:pPr>
                  <w:pStyle w:val="a3"/>
                </w:pPr>
              </w:pPrChange>
            </w:pPr>
            <w:ins w:id="56" w:author="Петр" w:date="2026-09-29T10:16:00Z">
              <w:r>
                <w:t>Стандарт</w:t>
              </w:r>
            </w:ins>
          </w:p>
        </w:tc>
        <w:tc>
          <w:tcPr>
            <w:tcW w:w="3403" w:type="dxa"/>
            <w:tcPrChange w:id="57" w:author="Петр" w:date="2026-09-29T10:19:00Z">
              <w:tcPr>
                <w:tcW w:w="4786" w:type="dxa"/>
              </w:tcPr>
            </w:tcPrChange>
          </w:tcPr>
          <w:p w:rsidR="00625488" w:rsidRDefault="00625488" w:rsidP="00625488">
            <w:pPr>
              <w:pStyle w:val="a3"/>
              <w:jc w:val="center"/>
              <w:rPr>
                <w:ins w:id="58" w:author="Петр" w:date="2026-09-29T10:16:00Z"/>
              </w:rPr>
              <w:pPrChange w:id="59" w:author="Петр" w:date="2026-09-29T10:16:00Z">
                <w:pPr>
                  <w:pStyle w:val="a3"/>
                </w:pPr>
              </w:pPrChange>
            </w:pPr>
            <w:ins w:id="60" w:author="Петр" w:date="2026-09-29T10:16:00Z">
              <w:r>
                <w:t>Вид стандарта</w:t>
              </w:r>
            </w:ins>
          </w:p>
        </w:tc>
      </w:tr>
      <w:tr w:rsidR="00625488" w:rsidTr="00A02CCC">
        <w:trPr>
          <w:trHeight w:val="407"/>
          <w:ins w:id="61" w:author="Петр" w:date="2026-09-29T10:16:00Z"/>
        </w:trPr>
        <w:tc>
          <w:tcPr>
            <w:tcW w:w="4785" w:type="dxa"/>
            <w:vAlign w:val="center"/>
            <w:tcPrChange w:id="62" w:author="Петр" w:date="2026-09-29T10:19:00Z">
              <w:tcPr>
                <w:tcW w:w="4785" w:type="dxa"/>
              </w:tcPr>
            </w:tcPrChange>
          </w:tcPr>
          <w:p w:rsidR="00625488" w:rsidRPr="008802A4" w:rsidRDefault="009B32EF" w:rsidP="009B32EF">
            <w:pPr>
              <w:pStyle w:val="a3"/>
              <w:jc w:val="center"/>
              <w:rPr>
                <w:ins w:id="63" w:author="Петр" w:date="2026-09-29T10:16:00Z"/>
                <w:sz w:val="18"/>
                <w:szCs w:val="18"/>
                <w:rPrChange w:id="64" w:author="Петр" w:date="2026-09-29T10:18:00Z">
                  <w:rPr>
                    <w:ins w:id="65" w:author="Петр" w:date="2026-09-29T10:16:00Z"/>
                  </w:rPr>
                </w:rPrChange>
              </w:rPr>
              <w:pPrChange w:id="66" w:author="Петр" w:date="2026-09-29T10:18:00Z">
                <w:pPr>
                  <w:pStyle w:val="a3"/>
                </w:pPr>
              </w:pPrChange>
            </w:pPr>
            <w:ins w:id="67" w:author="Петр" w:date="2026-09-29T10:17:00Z">
              <w:r w:rsidRPr="008802A4">
                <w:rPr>
                  <w:sz w:val="18"/>
                  <w:szCs w:val="18"/>
                  <w:rPrChange w:id="68" w:author="Петр" w:date="2026-09-29T10:18:00Z">
                    <w:rPr/>
                  </w:rPrChange>
                </w:rPr>
                <w:t>ГОСТ Р 54872-2011 «ИКТ. Термины»</w:t>
              </w:r>
            </w:ins>
          </w:p>
        </w:tc>
        <w:tc>
          <w:tcPr>
            <w:tcW w:w="3403" w:type="dxa"/>
            <w:vAlign w:val="center"/>
            <w:tcPrChange w:id="69" w:author="Петр" w:date="2026-09-29T10:19:00Z">
              <w:tcPr>
                <w:tcW w:w="4786" w:type="dxa"/>
              </w:tcPr>
            </w:tcPrChange>
          </w:tcPr>
          <w:p w:rsidR="00625488" w:rsidRPr="008802A4" w:rsidRDefault="009B32EF" w:rsidP="009B32EF">
            <w:pPr>
              <w:pStyle w:val="a3"/>
              <w:jc w:val="center"/>
              <w:rPr>
                <w:ins w:id="70" w:author="Петр" w:date="2026-09-29T10:16:00Z"/>
                <w:sz w:val="18"/>
                <w:szCs w:val="18"/>
                <w:rPrChange w:id="71" w:author="Петр" w:date="2026-09-29T10:18:00Z">
                  <w:rPr>
                    <w:ins w:id="72" w:author="Петр" w:date="2026-09-29T10:16:00Z"/>
                  </w:rPr>
                </w:rPrChange>
              </w:rPr>
              <w:pPrChange w:id="73" w:author="Петр" w:date="2026-09-29T10:17:00Z">
                <w:pPr>
                  <w:pStyle w:val="a3"/>
                </w:pPr>
              </w:pPrChange>
            </w:pPr>
            <w:ins w:id="74" w:author="Петр" w:date="2026-09-29T10:17:00Z">
              <w:r w:rsidRPr="008802A4">
                <w:rPr>
                  <w:sz w:val="18"/>
                  <w:szCs w:val="18"/>
                  <w:rPrChange w:id="75" w:author="Петр" w:date="2026-09-29T10:18:00Z">
                    <w:rPr/>
                  </w:rPrChange>
                </w:rPr>
                <w:t xml:space="preserve">Основополагающий </w:t>
              </w:r>
            </w:ins>
          </w:p>
        </w:tc>
      </w:tr>
      <w:tr w:rsidR="00625488" w:rsidTr="00A02CCC">
        <w:trPr>
          <w:trHeight w:val="326"/>
          <w:ins w:id="76" w:author="Петр" w:date="2026-09-29T10:16:00Z"/>
        </w:trPr>
        <w:tc>
          <w:tcPr>
            <w:tcW w:w="4785" w:type="dxa"/>
            <w:vAlign w:val="center"/>
            <w:tcPrChange w:id="77" w:author="Петр" w:date="2026-09-29T10:19:00Z">
              <w:tcPr>
                <w:tcW w:w="4785" w:type="dxa"/>
              </w:tcPr>
            </w:tcPrChange>
          </w:tcPr>
          <w:p w:rsidR="00625488" w:rsidRPr="008802A4" w:rsidRDefault="009B32EF" w:rsidP="009B32EF">
            <w:pPr>
              <w:pStyle w:val="a3"/>
              <w:jc w:val="center"/>
              <w:rPr>
                <w:ins w:id="78" w:author="Петр" w:date="2026-09-29T10:16:00Z"/>
                <w:sz w:val="18"/>
                <w:szCs w:val="18"/>
                <w:rPrChange w:id="79" w:author="Петр" w:date="2026-09-29T10:18:00Z">
                  <w:rPr>
                    <w:ins w:id="80" w:author="Петр" w:date="2026-09-29T10:16:00Z"/>
                  </w:rPr>
                </w:rPrChange>
              </w:rPr>
              <w:pPrChange w:id="81" w:author="Петр" w:date="2026-09-29T10:18:00Z">
                <w:pPr>
                  <w:pStyle w:val="a3"/>
                </w:pPr>
              </w:pPrChange>
            </w:pPr>
            <w:ins w:id="82" w:author="Петр" w:date="2026-09-29T10:17:00Z">
              <w:r w:rsidRPr="008802A4">
                <w:rPr>
                  <w:sz w:val="18"/>
                  <w:szCs w:val="18"/>
                  <w:rPrChange w:id="83" w:author="Петр" w:date="2026-09-29T10:18:00Z">
                    <w:rPr/>
                  </w:rPrChange>
                </w:rPr>
                <w:t>ГОСТ 19.102-77</w:t>
              </w:r>
            </w:ins>
          </w:p>
        </w:tc>
        <w:tc>
          <w:tcPr>
            <w:tcW w:w="3403" w:type="dxa"/>
            <w:vAlign w:val="center"/>
            <w:tcPrChange w:id="84" w:author="Петр" w:date="2026-09-29T10:19:00Z">
              <w:tcPr>
                <w:tcW w:w="4786" w:type="dxa"/>
              </w:tcPr>
            </w:tcPrChange>
          </w:tcPr>
          <w:p w:rsidR="00625488" w:rsidRPr="008802A4" w:rsidRDefault="008802A4" w:rsidP="009B32EF">
            <w:pPr>
              <w:pStyle w:val="a3"/>
              <w:jc w:val="center"/>
              <w:rPr>
                <w:ins w:id="85" w:author="Петр" w:date="2026-09-29T10:16:00Z"/>
                <w:sz w:val="18"/>
                <w:szCs w:val="18"/>
                <w:rPrChange w:id="86" w:author="Петр" w:date="2026-09-29T10:18:00Z">
                  <w:rPr>
                    <w:ins w:id="87" w:author="Петр" w:date="2026-09-29T10:16:00Z"/>
                  </w:rPr>
                </w:rPrChange>
              </w:rPr>
              <w:pPrChange w:id="88" w:author="Петр" w:date="2026-09-29T10:17:00Z">
                <w:pPr>
                  <w:pStyle w:val="a3"/>
                </w:pPr>
              </w:pPrChange>
            </w:pPr>
            <w:ins w:id="89" w:author="Петр" w:date="2026-09-29T10:18:00Z">
              <w:r>
                <w:rPr>
                  <w:sz w:val="18"/>
                  <w:szCs w:val="18"/>
                </w:rPr>
                <w:t>На процессы</w:t>
              </w:r>
            </w:ins>
          </w:p>
        </w:tc>
      </w:tr>
      <w:tr w:rsidR="00625488" w:rsidTr="00A02CCC">
        <w:trPr>
          <w:trHeight w:val="399"/>
          <w:ins w:id="90" w:author="Петр" w:date="2026-09-29T10:16:00Z"/>
        </w:trPr>
        <w:tc>
          <w:tcPr>
            <w:tcW w:w="4785" w:type="dxa"/>
            <w:vAlign w:val="center"/>
            <w:tcPrChange w:id="91" w:author="Петр" w:date="2026-09-29T10:19:00Z">
              <w:tcPr>
                <w:tcW w:w="4785" w:type="dxa"/>
              </w:tcPr>
            </w:tcPrChange>
          </w:tcPr>
          <w:p w:rsidR="00625488" w:rsidRPr="008802A4" w:rsidRDefault="009B32EF" w:rsidP="009B32EF">
            <w:pPr>
              <w:pStyle w:val="a3"/>
              <w:jc w:val="center"/>
              <w:rPr>
                <w:ins w:id="92" w:author="Петр" w:date="2026-09-29T10:16:00Z"/>
                <w:sz w:val="18"/>
                <w:szCs w:val="18"/>
                <w:rPrChange w:id="93" w:author="Петр" w:date="2026-09-29T10:18:00Z">
                  <w:rPr>
                    <w:ins w:id="94" w:author="Петр" w:date="2026-09-29T10:16:00Z"/>
                  </w:rPr>
                </w:rPrChange>
              </w:rPr>
              <w:pPrChange w:id="95" w:author="Петр" w:date="2026-09-29T10:18:00Z">
                <w:pPr>
                  <w:pStyle w:val="a3"/>
                </w:pPr>
              </w:pPrChange>
            </w:pPr>
            <w:ins w:id="96" w:author="Петр" w:date="2026-09-29T10:17:00Z">
              <w:r w:rsidRPr="008802A4">
                <w:rPr>
                  <w:sz w:val="18"/>
                  <w:szCs w:val="18"/>
                  <w:rPrChange w:id="97" w:author="Петр" w:date="2026-09-29T10:18:00Z">
                    <w:rPr/>
                  </w:rPrChange>
                </w:rPr>
                <w:t>ГОСТ 34.601-90</w:t>
              </w:r>
            </w:ins>
          </w:p>
        </w:tc>
        <w:tc>
          <w:tcPr>
            <w:tcW w:w="3403" w:type="dxa"/>
            <w:vAlign w:val="center"/>
            <w:tcPrChange w:id="98" w:author="Петр" w:date="2026-09-29T10:19:00Z">
              <w:tcPr>
                <w:tcW w:w="4786" w:type="dxa"/>
              </w:tcPr>
            </w:tcPrChange>
          </w:tcPr>
          <w:p w:rsidR="00625488" w:rsidRPr="008802A4" w:rsidRDefault="008802A4" w:rsidP="009B32EF">
            <w:pPr>
              <w:pStyle w:val="a3"/>
              <w:jc w:val="center"/>
              <w:rPr>
                <w:ins w:id="99" w:author="Петр" w:date="2026-09-29T10:16:00Z"/>
                <w:sz w:val="18"/>
                <w:szCs w:val="18"/>
                <w:rPrChange w:id="100" w:author="Петр" w:date="2026-09-29T10:18:00Z">
                  <w:rPr>
                    <w:ins w:id="101" w:author="Петр" w:date="2026-09-29T10:16:00Z"/>
                  </w:rPr>
                </w:rPrChange>
              </w:rPr>
              <w:pPrChange w:id="102" w:author="Петр" w:date="2026-09-29T10:17:00Z">
                <w:pPr>
                  <w:pStyle w:val="a3"/>
                </w:pPr>
              </w:pPrChange>
            </w:pPr>
            <w:ins w:id="103" w:author="Петр" w:date="2026-09-29T10:18:00Z">
              <w:r>
                <w:rPr>
                  <w:sz w:val="18"/>
                  <w:szCs w:val="18"/>
                </w:rPr>
                <w:t>На процессы</w:t>
              </w:r>
            </w:ins>
          </w:p>
        </w:tc>
      </w:tr>
      <w:tr w:rsidR="00625488" w:rsidTr="00A02CCC">
        <w:trPr>
          <w:trHeight w:val="459"/>
          <w:ins w:id="104" w:author="Петр" w:date="2026-09-29T10:16:00Z"/>
        </w:trPr>
        <w:tc>
          <w:tcPr>
            <w:tcW w:w="4785" w:type="dxa"/>
            <w:vAlign w:val="center"/>
            <w:tcPrChange w:id="105" w:author="Петр" w:date="2026-09-29T10:19:00Z">
              <w:tcPr>
                <w:tcW w:w="4785" w:type="dxa"/>
              </w:tcPr>
            </w:tcPrChange>
          </w:tcPr>
          <w:p w:rsidR="00625488" w:rsidRPr="008802A4" w:rsidRDefault="009B32EF" w:rsidP="009B32EF">
            <w:pPr>
              <w:pStyle w:val="a3"/>
              <w:jc w:val="center"/>
              <w:rPr>
                <w:ins w:id="106" w:author="Петр" w:date="2026-09-29T10:16:00Z"/>
                <w:sz w:val="18"/>
                <w:szCs w:val="18"/>
                <w:rPrChange w:id="107" w:author="Петр" w:date="2026-09-29T10:18:00Z">
                  <w:rPr>
                    <w:ins w:id="108" w:author="Петр" w:date="2026-09-29T10:16:00Z"/>
                  </w:rPr>
                </w:rPrChange>
              </w:rPr>
              <w:pPrChange w:id="109" w:author="Петр" w:date="2026-09-29T10:18:00Z">
                <w:pPr>
                  <w:pStyle w:val="a3"/>
                </w:pPr>
              </w:pPrChange>
            </w:pPr>
            <w:ins w:id="110" w:author="Петр" w:date="2026-09-29T10:17:00Z">
              <w:r w:rsidRPr="008802A4">
                <w:rPr>
                  <w:sz w:val="18"/>
                  <w:szCs w:val="18"/>
                  <w:rPrChange w:id="111" w:author="Петр" w:date="2026-09-29T10:18:00Z">
                    <w:rPr/>
                  </w:rPrChange>
                </w:rPr>
                <w:t>ГОСТ 2.104-2006</w:t>
              </w:r>
            </w:ins>
          </w:p>
        </w:tc>
        <w:tc>
          <w:tcPr>
            <w:tcW w:w="3403" w:type="dxa"/>
            <w:vAlign w:val="center"/>
            <w:tcPrChange w:id="112" w:author="Петр" w:date="2026-09-29T10:19:00Z">
              <w:tcPr>
                <w:tcW w:w="4786" w:type="dxa"/>
              </w:tcPr>
            </w:tcPrChange>
          </w:tcPr>
          <w:p w:rsidR="00625488" w:rsidRPr="008802A4" w:rsidRDefault="008802A4" w:rsidP="009B32EF">
            <w:pPr>
              <w:pStyle w:val="a3"/>
              <w:jc w:val="center"/>
              <w:rPr>
                <w:ins w:id="113" w:author="Петр" w:date="2026-09-29T10:16:00Z"/>
                <w:sz w:val="18"/>
                <w:szCs w:val="18"/>
                <w:rPrChange w:id="114" w:author="Петр" w:date="2026-09-29T10:18:00Z">
                  <w:rPr>
                    <w:ins w:id="115" w:author="Петр" w:date="2026-09-29T10:16:00Z"/>
                  </w:rPr>
                </w:rPrChange>
              </w:rPr>
              <w:pPrChange w:id="116" w:author="Петр" w:date="2026-09-29T10:17:00Z">
                <w:pPr>
                  <w:pStyle w:val="a3"/>
                </w:pPr>
              </w:pPrChange>
            </w:pPr>
            <w:ins w:id="117" w:author="Петр" w:date="2026-09-29T10:19:00Z">
              <w:r>
                <w:rPr>
                  <w:sz w:val="18"/>
                  <w:szCs w:val="18"/>
                </w:rPr>
                <w:t>На продукцию</w:t>
              </w:r>
            </w:ins>
          </w:p>
        </w:tc>
      </w:tr>
    </w:tbl>
    <w:p w:rsidR="00A02CCC" w:rsidRDefault="009C5B08" w:rsidP="009C5B08">
      <w:pPr>
        <w:pStyle w:val="a3"/>
        <w:rPr>
          <w:ins w:id="118" w:author="Петр" w:date="2026-09-29T10:20:00Z"/>
        </w:rPr>
      </w:pPr>
      <w:del w:id="119" w:author="Петр" w:date="2026-09-29T10:16:00Z">
        <w:r w:rsidDel="00625488">
          <w:delText>---</w:delText>
        </w:r>
      </w:del>
    </w:p>
    <w:p w:rsidR="00CB4159" w:rsidRDefault="00A02CCC" w:rsidP="009C5B08">
      <w:pPr>
        <w:pStyle w:val="a3"/>
        <w:rPr>
          <w:ins w:id="120" w:author="Петр" w:date="2026-09-29T10:21:00Z"/>
        </w:rPr>
      </w:pPr>
      <w:ins w:id="121" w:author="Петр" w:date="2026-09-29T10:20:00Z">
        <w:r>
          <w:t xml:space="preserve">Первый ГОСТ является основополагающим, </w:t>
        </w:r>
        <w:proofErr w:type="spellStart"/>
        <w:r>
          <w:t>тк</w:t>
        </w:r>
        <w:proofErr w:type="spellEnd"/>
        <w:r>
          <w:t xml:space="preserve"> имеет только </w:t>
        </w:r>
        <w:proofErr w:type="spellStart"/>
        <w:r>
          <w:t>глоссари</w:t>
        </w:r>
        <w:proofErr w:type="spellEnd"/>
        <w:r>
          <w:t xml:space="preserve"> (определения + термины)</w:t>
        </w:r>
        <w:r>
          <w:br/>
          <w:t xml:space="preserve">Второй ГОСТ </w:t>
        </w:r>
      </w:ins>
      <w:ins w:id="122" w:author="Петр" w:date="2026-09-29T10:21:00Z">
        <w:r w:rsidR="00CB4159">
          <w:t>-- на процессы , потому что описывает порядок действия  разработки программ.</w:t>
        </w:r>
      </w:ins>
    </w:p>
    <w:p w:rsidR="00CB4159" w:rsidRPr="00CB4159" w:rsidRDefault="00CB4159" w:rsidP="009C5B08">
      <w:pPr>
        <w:pStyle w:val="a3"/>
        <w:rPr>
          <w:ins w:id="123" w:author="Петр" w:date="2026-09-29T10:21:00Z"/>
          <w:rPrChange w:id="124" w:author="Петр" w:date="2026-09-29T10:21:00Z">
            <w:rPr>
              <w:ins w:id="125" w:author="Петр" w:date="2026-09-29T10:21:00Z"/>
              <w:lang w:val="en-US"/>
            </w:rPr>
          </w:rPrChange>
        </w:rPr>
      </w:pPr>
      <w:ins w:id="126" w:author="Петр" w:date="2026-09-29T10:21:00Z">
        <w:r>
          <w:t xml:space="preserve">Третий ГОСТ -- на процесс, потому что также описывает этап работы, но уже для </w:t>
        </w:r>
        <w:r>
          <w:rPr>
            <w:lang w:val="en-US"/>
          </w:rPr>
          <w:t>AC</w:t>
        </w:r>
      </w:ins>
    </w:p>
    <w:p w:rsidR="00CB4159" w:rsidRDefault="00CB4159" w:rsidP="009C5B08">
      <w:pPr>
        <w:pStyle w:val="a3"/>
        <w:rPr>
          <w:ins w:id="127" w:author="Петр" w:date="2026-09-29T10:22:00Z"/>
        </w:rPr>
      </w:pPr>
      <w:proofErr w:type="spellStart"/>
      <w:ins w:id="128" w:author="Петр" w:date="2026-09-29T10:21:00Z">
        <w:r>
          <w:t>Четвртый</w:t>
        </w:r>
        <w:proofErr w:type="spellEnd"/>
        <w:r>
          <w:t xml:space="preserve"> ГОСТ -- </w:t>
        </w:r>
      </w:ins>
      <w:ins w:id="129" w:author="Петр" w:date="2026-09-29T10:22:00Z">
        <w:r>
          <w:t>на продукцию, потому что устанавливает требования к оформлению документов изделия.</w:t>
        </w:r>
      </w:ins>
    </w:p>
    <w:p w:rsidR="00BD3400" w:rsidRDefault="00BD3400" w:rsidP="009C5B08">
      <w:pPr>
        <w:pStyle w:val="a3"/>
        <w:rPr>
          <w:ins w:id="130" w:author="Петр" w:date="2026-09-29T10:22:00Z"/>
        </w:rPr>
      </w:pPr>
      <w:ins w:id="131" w:author="Петр" w:date="2026-09-29T10:22:00Z">
        <w:r>
          <w:t>Почему ОКС 35.020</w:t>
        </w:r>
        <w:r w:rsidRPr="00BD3400">
          <w:rPr>
            <w:rPrChange w:id="132" w:author="Петр" w:date="2026-09-29T10:22:00Z">
              <w:rPr>
                <w:lang w:val="en-US"/>
              </w:rPr>
            </w:rPrChange>
          </w:rPr>
          <w:t xml:space="preserve">? </w:t>
        </w:r>
        <w:r>
          <w:rPr>
            <w:lang w:val="en-US"/>
          </w:rPr>
          <w:br/>
        </w:r>
      </w:ins>
    </w:p>
    <w:p w:rsidR="000A6CEC" w:rsidRDefault="00BD3400" w:rsidP="009C5B08">
      <w:pPr>
        <w:pStyle w:val="a3"/>
        <w:rPr>
          <w:ins w:id="133" w:author="Петр" w:date="2026-09-29T10:24:00Z"/>
        </w:rPr>
      </w:pPr>
      <w:ins w:id="134" w:author="Петр" w:date="2026-09-29T10:22:00Z">
        <w:r>
          <w:t xml:space="preserve">35 - раздел в "ИТ", а "35.020 -- группа в ИТ </w:t>
        </w:r>
        <w:proofErr w:type="spellStart"/>
        <w:r>
          <w:t>вообщем</w:t>
        </w:r>
        <w:proofErr w:type="spellEnd"/>
        <w:r>
          <w:t xml:space="preserve">. </w:t>
        </w:r>
      </w:ins>
      <w:ins w:id="135" w:author="Петр" w:date="2026-09-29T10:23:00Z">
        <w:r>
          <w:t>Такой код присвоен потому, что стандарт охватывает всю сферу ИКТ полностью.</w:t>
        </w:r>
      </w:ins>
      <w:r w:rsidR="009C5B08">
        <w:br/>
      </w:r>
      <w:r w:rsidR="009C5B08">
        <w:br/>
        <w:t>Задание В2 . Схемы декларирования</w:t>
      </w:r>
      <w:r w:rsidR="009C5B08">
        <w:br/>
      </w:r>
      <w:r w:rsidR="009C5B08">
        <w:br/>
        <w:t xml:space="preserve">Вы — импортёр. Вам привезли партию из 100 </w:t>
      </w:r>
      <w:proofErr w:type="spellStart"/>
      <w:r w:rsidR="009C5B08">
        <w:t>USB-хабов</w:t>
      </w:r>
      <w:proofErr w:type="spellEnd"/>
      <w:r w:rsidR="009C5B08">
        <w:t xml:space="preserve"> из Китая для разовой продажи.</w:t>
      </w:r>
      <w:r w:rsidR="009C5B08">
        <w:br/>
      </w:r>
      <w:r w:rsidR="009C5B08">
        <w:br/>
        <w:t>а) Какую схему декларирования вы выберете: 3д или 4д? Обоснуйте.</w:t>
      </w:r>
      <w:r w:rsidR="009C5B08">
        <w:br/>
        <w:t>б) Напишите пошаговый алгоритм действий (не менее 4 шагов): от прибытия товара до получения зарегистрированной декларации.</w:t>
      </w:r>
      <w:r w:rsidR="009C5B08">
        <w:br/>
      </w:r>
      <w:r w:rsidR="009C5B08">
        <w:lastRenderedPageBreak/>
        <w:t>в) Что произойдёт, если вы выберете неверную схему?</w:t>
      </w:r>
      <w:r w:rsidR="009C5B08">
        <w:br/>
      </w:r>
      <w:r w:rsidR="009C5B08">
        <w:br/>
        <w:t>---</w:t>
      </w:r>
    </w:p>
    <w:p w:rsidR="005770D4" w:rsidRPr="005770D4" w:rsidRDefault="000A6CEC" w:rsidP="009C5B08">
      <w:pPr>
        <w:pStyle w:val="a3"/>
        <w:rPr>
          <w:ins w:id="136" w:author="Петр" w:date="2026-09-29T10:26:00Z"/>
          <w:rPrChange w:id="137" w:author="Петр" w:date="2026-09-29T10:26:00Z">
            <w:rPr>
              <w:ins w:id="138" w:author="Петр" w:date="2026-09-29T10:26:00Z"/>
              <w:lang w:val="en-US"/>
            </w:rPr>
          </w:rPrChange>
        </w:rPr>
      </w:pPr>
      <w:ins w:id="139" w:author="Петр" w:date="2026-09-29T10:24:00Z">
        <w:r>
          <w:t xml:space="preserve">Выберу схему </w:t>
        </w:r>
        <w:r w:rsidRPr="000A6CEC">
          <w:rPr>
            <w:rPrChange w:id="140" w:author="Петр" w:date="2026-09-29T10:24:00Z">
              <w:rPr>
                <w:lang w:val="en-US"/>
              </w:rPr>
            </w:rPrChange>
          </w:rPr>
          <w:t>3</w:t>
        </w:r>
        <w:r>
          <w:t xml:space="preserve">д, потому что партия товара состоит из </w:t>
        </w:r>
      </w:ins>
      <w:ins w:id="141" w:author="Петр" w:date="2026-09-29T10:25:00Z">
        <w:r>
          <w:t xml:space="preserve">100 </w:t>
        </w:r>
        <w:r>
          <w:rPr>
            <w:lang w:val="en-US"/>
          </w:rPr>
          <w:t>USB</w:t>
        </w:r>
        <w:r w:rsidRPr="000A6CEC">
          <w:rPr>
            <w:rPrChange w:id="142" w:author="Петр" w:date="2026-09-29T10:25:00Z">
              <w:rPr>
                <w:lang w:val="en-US"/>
              </w:rPr>
            </w:rPrChange>
          </w:rPr>
          <w:t>-</w:t>
        </w:r>
        <w:proofErr w:type="spellStart"/>
        <w:r>
          <w:t>хабов</w:t>
        </w:r>
        <w:proofErr w:type="spellEnd"/>
        <w:r>
          <w:t xml:space="preserve"> для разовой продажи. </w:t>
        </w:r>
        <w:r w:rsidR="005770D4">
          <w:t>Тогда как схема 4д направлена не на партию, а на единичные продукты.</w:t>
        </w:r>
        <w:r w:rsidR="005770D4">
          <w:br/>
        </w:r>
        <w:r w:rsidR="005770D4">
          <w:br/>
        </w:r>
      </w:ins>
      <w:ins w:id="143" w:author="Петр" w:date="2026-09-29T10:26:00Z">
        <w:r w:rsidR="005770D4">
          <w:t>Алгоритм действий</w:t>
        </w:r>
        <w:r w:rsidR="005770D4" w:rsidRPr="005770D4">
          <w:rPr>
            <w:rPrChange w:id="144" w:author="Петр" w:date="2026-09-29T10:26:00Z">
              <w:rPr>
                <w:lang w:val="en-US"/>
              </w:rPr>
            </w:rPrChange>
          </w:rPr>
          <w:t>:</w:t>
        </w:r>
      </w:ins>
    </w:p>
    <w:p w:rsidR="005770D4" w:rsidRDefault="005770D4" w:rsidP="009C5B08">
      <w:pPr>
        <w:pStyle w:val="a3"/>
        <w:rPr>
          <w:ins w:id="145" w:author="Петр" w:date="2026-09-29T10:26:00Z"/>
        </w:rPr>
      </w:pPr>
      <w:ins w:id="146" w:author="Петр" w:date="2026-09-29T10:26:00Z">
        <w:r w:rsidRPr="005770D4">
          <w:rPr>
            <w:rPrChange w:id="147" w:author="Петр" w:date="2026-09-29T10:26:00Z">
              <w:rPr>
                <w:lang w:val="en-US"/>
              </w:rPr>
            </w:rPrChange>
          </w:rPr>
          <w:t xml:space="preserve">1. </w:t>
        </w:r>
        <w:r>
          <w:t>Товар прибывает на склад. Отбираем несколько образцов для испытаний</w:t>
        </w:r>
      </w:ins>
    </w:p>
    <w:p w:rsidR="00970899" w:rsidRDefault="005770D4" w:rsidP="009C5B08">
      <w:pPr>
        <w:pStyle w:val="a3"/>
        <w:rPr>
          <w:ins w:id="148" w:author="Петр" w:date="2026-09-29T10:28:00Z"/>
        </w:rPr>
      </w:pPr>
      <w:ins w:id="149" w:author="Петр" w:date="2026-09-29T10:26:00Z">
        <w:r>
          <w:t xml:space="preserve">2. </w:t>
        </w:r>
        <w:r w:rsidR="007B49CD">
          <w:t xml:space="preserve">Передаём образцы в независимую организацию (лабораторию). </w:t>
        </w:r>
      </w:ins>
      <w:ins w:id="150" w:author="Петр" w:date="2026-09-29T10:27:00Z">
        <w:r w:rsidR="007B49CD">
          <w:t>Она уже будет проверять и отдаст протокол испытаний.</w:t>
        </w:r>
        <w:r w:rsidR="007B49CD">
          <w:br/>
          <w:t>3. Собираем пакет документов</w:t>
        </w:r>
        <w:r w:rsidR="007B49CD">
          <w:br/>
          <w:t xml:space="preserve">4. </w:t>
        </w:r>
        <w:proofErr w:type="spellStart"/>
        <w:r w:rsidR="007B49CD">
          <w:t>Заолняем</w:t>
        </w:r>
        <w:proofErr w:type="spellEnd"/>
        <w:r w:rsidR="007B49CD">
          <w:t xml:space="preserve"> электронную декларацию о </w:t>
        </w:r>
        <w:proofErr w:type="spellStart"/>
        <w:r w:rsidR="007B49CD">
          <w:t>соответсвии</w:t>
        </w:r>
        <w:proofErr w:type="spellEnd"/>
        <w:r w:rsidR="007B49CD">
          <w:t xml:space="preserve">. </w:t>
        </w:r>
        <w:r w:rsidR="007B49CD">
          <w:br/>
          <w:t xml:space="preserve">5. Наносим </w:t>
        </w:r>
      </w:ins>
      <w:ins w:id="151" w:author="Петр" w:date="2026-09-29T10:28:00Z">
        <w:r w:rsidR="007B49CD">
          <w:t xml:space="preserve">знак </w:t>
        </w:r>
        <w:r w:rsidR="007B49CD">
          <w:rPr>
            <w:lang w:val="en-US"/>
          </w:rPr>
          <w:t>EAC</w:t>
        </w:r>
        <w:r w:rsidR="007B49CD" w:rsidRPr="007B49CD">
          <w:rPr>
            <w:rPrChange w:id="152" w:author="Петр" w:date="2026-09-29T10:28:00Z">
              <w:rPr>
                <w:lang w:val="en-US"/>
              </w:rPr>
            </w:rPrChange>
          </w:rPr>
          <w:t xml:space="preserve">. </w:t>
        </w:r>
      </w:ins>
    </w:p>
    <w:p w:rsidR="00970899" w:rsidRDefault="00970899" w:rsidP="009C5B08">
      <w:pPr>
        <w:pStyle w:val="a3"/>
        <w:rPr>
          <w:ins w:id="153" w:author="Петр" w:date="2026-09-29T10:28:00Z"/>
        </w:rPr>
      </w:pPr>
    </w:p>
    <w:p w:rsidR="000A6CEC" w:rsidRDefault="00970899" w:rsidP="009C5B08">
      <w:pPr>
        <w:pStyle w:val="a3"/>
        <w:rPr>
          <w:ins w:id="154" w:author="Петр" w:date="2026-09-29T10:23:00Z"/>
        </w:rPr>
      </w:pPr>
      <w:ins w:id="155" w:author="Петр" w:date="2026-09-29T10:28:00Z">
        <w:r>
          <w:t>Декларация будет недействительной + штрафы + конфискация и другие последствия.</w:t>
        </w:r>
      </w:ins>
      <w:r w:rsidR="009C5B08">
        <w:br/>
      </w:r>
      <w:r w:rsidR="009C5B08">
        <w:br/>
        <w:t>Задание В3 . Маркировка и штрихкод</w:t>
      </w:r>
      <w:r w:rsidR="009C5B08">
        <w:br/>
      </w:r>
      <w:r w:rsidR="009C5B08">
        <w:br/>
        <w:t>Дана упаковка с маркировкой: EAC | 4601234567890</w:t>
      </w:r>
      <w:r w:rsidR="009C5B08">
        <w:br/>
      </w:r>
      <w:r w:rsidR="009C5B08">
        <w:br/>
        <w:t>а) Что означает знак EAC? В рамках какого регламента он наносится на электронику?</w:t>
      </w:r>
      <w:r w:rsidR="009C5B08">
        <w:br/>
        <w:t>б) Расшифруйте штрихкод EAN-13: определите страну-производителя по первым цифрам (460–469).</w:t>
      </w:r>
      <w:r w:rsidR="009C5B08">
        <w:br/>
        <w:t>в)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  <w:r w:rsidR="009C5B08">
        <w:br/>
      </w:r>
      <w:r w:rsidR="009C5B08">
        <w:br/>
        <w:t>---</w:t>
      </w:r>
    </w:p>
    <w:p w:rsidR="00B2562A" w:rsidRDefault="00970899" w:rsidP="009C5B08">
      <w:pPr>
        <w:pStyle w:val="a3"/>
        <w:rPr>
          <w:ins w:id="156" w:author="Петр" w:date="2026-09-29T10:30:00Z"/>
        </w:rPr>
      </w:pPr>
      <w:ins w:id="157" w:author="Петр" w:date="2026-09-29T10:29:00Z">
        <w:r>
          <w:t xml:space="preserve">а) Единый знак обращения продукции на рынке Евразийского эконом. союза. </w:t>
        </w:r>
        <w:r w:rsidR="00B2562A">
          <w:t xml:space="preserve"> </w:t>
        </w:r>
        <w:r w:rsidR="00B2562A" w:rsidRPr="00B2562A">
          <w:rPr>
            <w:rPrChange w:id="158" w:author="Петр" w:date="2026-09-29T10:29:00Z">
              <w:rPr>
                <w:lang w:val="en-US"/>
              </w:rPr>
            </w:rPrChange>
          </w:rPr>
          <w:br/>
        </w:r>
        <w:r w:rsidR="00B2562A">
          <w:rPr>
            <w:lang w:val="en-US"/>
          </w:rPr>
          <w:t xml:space="preserve">TP TC 004/2011, TP TC 020/2021 </w:t>
        </w:r>
      </w:ins>
      <w:ins w:id="159" w:author="Петр" w:date="2026-09-29T10:30:00Z">
        <w:r w:rsidR="00B2562A">
          <w:t>и другие</w:t>
        </w:r>
      </w:ins>
    </w:p>
    <w:p w:rsidR="00B2562A" w:rsidRDefault="00B2562A" w:rsidP="009C5B08">
      <w:pPr>
        <w:pStyle w:val="a3"/>
        <w:rPr>
          <w:ins w:id="160" w:author="Петр" w:date="2026-09-29T10:30:00Z"/>
        </w:rPr>
      </w:pPr>
      <w:ins w:id="161" w:author="Петр" w:date="2026-09-29T10:30:00Z">
        <w:r>
          <w:t xml:space="preserve">б) </w:t>
        </w:r>
        <w:r>
          <w:t>4601234567890</w:t>
        </w:r>
      </w:ins>
    </w:p>
    <w:p w:rsidR="00B2562A" w:rsidRDefault="00B2562A" w:rsidP="009C5B08">
      <w:pPr>
        <w:pStyle w:val="a3"/>
        <w:rPr>
          <w:ins w:id="162" w:author="Петр" w:date="2026-09-29T10:30:00Z"/>
        </w:rPr>
      </w:pPr>
      <w:ins w:id="163" w:author="Петр" w:date="2026-09-29T10:30:00Z">
        <w:r>
          <w:t>460</w:t>
        </w:r>
        <w:r>
          <w:t xml:space="preserve"> - страна производства</w:t>
        </w:r>
      </w:ins>
      <w:ins w:id="164" w:author="Петр" w:date="2026-09-29T10:38:00Z">
        <w:r w:rsidR="006C3D34">
          <w:t xml:space="preserve"> </w:t>
        </w:r>
      </w:ins>
      <w:ins w:id="165" w:author="Петр" w:date="2026-09-29T10:39:00Z">
        <w:r w:rsidR="006C3D34">
          <w:t xml:space="preserve"> </w:t>
        </w:r>
      </w:ins>
      <w:ins w:id="166" w:author="Петр" w:date="2026-09-29T10:38:00Z">
        <w:r w:rsidR="006C3D34">
          <w:t>(</w:t>
        </w:r>
      </w:ins>
      <w:ins w:id="167" w:author="Петр" w:date="2026-09-29T10:39:00Z">
        <w:r w:rsidR="006C3D34">
          <w:t>РФ)</w:t>
        </w:r>
      </w:ins>
    </w:p>
    <w:p w:rsidR="00B2562A" w:rsidRDefault="00B2562A" w:rsidP="009C5B08">
      <w:pPr>
        <w:pStyle w:val="a3"/>
        <w:rPr>
          <w:ins w:id="168" w:author="Петр" w:date="2026-09-29T10:30:00Z"/>
        </w:rPr>
      </w:pPr>
      <w:ins w:id="169" w:author="Петр" w:date="2026-09-29T10:30:00Z">
        <w:r>
          <w:t>1234</w:t>
        </w:r>
        <w:r>
          <w:t xml:space="preserve"> - код производства</w:t>
        </w:r>
      </w:ins>
    </w:p>
    <w:p w:rsidR="00B2562A" w:rsidRDefault="00B2562A" w:rsidP="009C5B08">
      <w:pPr>
        <w:pStyle w:val="a3"/>
        <w:rPr>
          <w:ins w:id="170" w:author="Петр" w:date="2026-09-29T10:30:00Z"/>
        </w:rPr>
      </w:pPr>
      <w:ins w:id="171" w:author="Петр" w:date="2026-09-29T10:30:00Z">
        <w:r>
          <w:t>56789</w:t>
        </w:r>
        <w:r>
          <w:t xml:space="preserve"> -- код товара</w:t>
        </w:r>
      </w:ins>
    </w:p>
    <w:p w:rsidR="00B2562A" w:rsidRDefault="00B2562A" w:rsidP="009C5B08">
      <w:pPr>
        <w:pStyle w:val="a3"/>
        <w:rPr>
          <w:ins w:id="172" w:author="Петр" w:date="2026-09-29T10:31:00Z"/>
        </w:rPr>
      </w:pPr>
      <w:ins w:id="173" w:author="Петр" w:date="2026-09-29T10:30:00Z">
        <w:r>
          <w:t>0</w:t>
        </w:r>
        <w:r>
          <w:t xml:space="preserve"> -- </w:t>
        </w:r>
        <w:proofErr w:type="spellStart"/>
        <w:r>
          <w:t>контрлольная</w:t>
        </w:r>
        <w:proofErr w:type="spellEnd"/>
        <w:r>
          <w:t xml:space="preserve"> сумма</w:t>
        </w:r>
      </w:ins>
    </w:p>
    <w:p w:rsidR="0092612D" w:rsidRDefault="0092612D" w:rsidP="009C5B08">
      <w:pPr>
        <w:pStyle w:val="a3"/>
        <w:rPr>
          <w:ins w:id="174" w:author="Петр" w:date="2026-09-29T10:31:00Z"/>
        </w:rPr>
      </w:pPr>
      <w:ins w:id="175" w:author="Петр" w:date="2026-09-29T10:31:00Z">
        <w:r>
          <w:t>6 + 1 + 3 + 5 +7 + 9 = 31 * 3 = 93</w:t>
        </w:r>
      </w:ins>
    </w:p>
    <w:p w:rsidR="0092612D" w:rsidRDefault="006C3D34" w:rsidP="009C5B08">
      <w:pPr>
        <w:pStyle w:val="a3"/>
        <w:rPr>
          <w:ins w:id="176" w:author="Петр" w:date="2026-09-29T10:31:00Z"/>
        </w:rPr>
      </w:pPr>
      <w:ins w:id="177" w:author="Петр" w:date="2026-09-29T10:31:00Z">
        <w:r>
          <w:t>4 + 0 + 2 + 4 + 6 +</w:t>
        </w:r>
      </w:ins>
      <w:ins w:id="178" w:author="Петр" w:date="2026-09-29T10:38:00Z">
        <w:r>
          <w:t>8</w:t>
        </w:r>
      </w:ins>
      <w:ins w:id="179" w:author="Петр" w:date="2026-09-29T10:31:00Z">
        <w:r w:rsidR="0092612D">
          <w:t xml:space="preserve"> = 24</w:t>
        </w:r>
      </w:ins>
    </w:p>
    <w:p w:rsidR="0092612D" w:rsidRDefault="0092612D" w:rsidP="009C5B08">
      <w:pPr>
        <w:pStyle w:val="a3"/>
        <w:rPr>
          <w:ins w:id="180" w:author="Петр" w:date="2026-09-29T10:31:00Z"/>
        </w:rPr>
      </w:pPr>
      <w:ins w:id="181" w:author="Петр" w:date="2026-09-29T10:31:00Z">
        <w:r>
          <w:lastRenderedPageBreak/>
          <w:t>93 + 24 = 117</w:t>
        </w:r>
      </w:ins>
      <w:ins w:id="182" w:author="Петр" w:date="2026-09-29T10:38:00Z">
        <w:r w:rsidR="006C3D34">
          <w:t>, отбрасываем всё, кроме 7.</w:t>
        </w:r>
      </w:ins>
    </w:p>
    <w:p w:rsidR="009C5B08" w:rsidRDefault="0092612D" w:rsidP="009C5B08">
      <w:pPr>
        <w:pStyle w:val="a3"/>
        <w:rPr>
          <w:ins w:id="183" w:author="Петр" w:date="2026-09-29T10:33:00Z"/>
        </w:rPr>
      </w:pPr>
      <w:ins w:id="184" w:author="Петр" w:date="2026-09-29T10:31:00Z">
        <w:r>
          <w:t>10 - 7 = 3, у нас контроль</w:t>
        </w:r>
        <w:r w:rsidR="00CC3D14">
          <w:t>ная сумма 0, значит не подходит</w:t>
        </w:r>
      </w:ins>
      <w:ins w:id="185" w:author="Петр" w:date="2026-09-29T10:39:00Z">
        <w:r w:rsidR="00CC3D14">
          <w:t xml:space="preserve"> и</w:t>
        </w:r>
      </w:ins>
      <w:ins w:id="186" w:author="Петр" w:date="2026-09-29T10:32:00Z">
        <w:r>
          <w:t xml:space="preserve"> штрих-код является некорректным.</w:t>
        </w:r>
      </w:ins>
      <w:r w:rsidR="009C5B08">
        <w:br/>
      </w:r>
      <w:r w:rsidR="009C5B08">
        <w:br/>
        <w:t>Задание В4 . Документы по ГОСТ 19</w:t>
      </w:r>
      <w:r w:rsidR="009C5B08">
        <w:br/>
      </w:r>
      <w:r w:rsidR="009C5B08">
        <w:br/>
        <w:t>Вам нужно разработать мобильное приложение «</w:t>
      </w:r>
      <w:proofErr w:type="spellStart"/>
      <w:r w:rsidR="009C5B08">
        <w:t>Трекер</w:t>
      </w:r>
      <w:proofErr w:type="spellEnd"/>
      <w:r w:rsidR="009C5B08">
        <w:t xml:space="preserve"> привычек».</w:t>
      </w:r>
      <w:r w:rsidR="009C5B08">
        <w:br/>
      </w:r>
      <w:r w:rsidR="009C5B08">
        <w:br/>
        <w:t>а) Составьте шаблон ТЗ по ГОСТ 19.201-78 — перечислите 7 разделов (только названия).</w:t>
      </w:r>
      <w:r w:rsidR="009C5B08">
        <w:br/>
        <w:t>б) Какие документы проектной стадии по ГОСТ 19 вы подготовите? Назовите не менее 3.</w:t>
      </w:r>
      <w:r w:rsidR="009C5B08">
        <w:br/>
        <w:t>в) Чем отличается «Руководство системного программиста» от «Руководства оператора»? Кому адресован каждый документ?</w:t>
      </w:r>
      <w:r w:rsidR="009C5B08">
        <w:br/>
      </w:r>
      <w:r w:rsidR="009C5B08">
        <w:br/>
      </w:r>
      <w:ins w:id="187" w:author="Петр" w:date="2026-09-29T10:32:00Z">
        <w:r w:rsidR="00367CC0">
          <w:t xml:space="preserve">а) </w:t>
        </w:r>
      </w:ins>
      <w:ins w:id="188" w:author="Петр" w:date="2026-09-29T10:33:00Z">
        <w:r w:rsidR="00367CC0">
          <w:br/>
          <w:t>1. Основания для разработки</w:t>
        </w:r>
      </w:ins>
    </w:p>
    <w:p w:rsidR="00367CC0" w:rsidRDefault="00367CC0" w:rsidP="009C5B08">
      <w:pPr>
        <w:pStyle w:val="a3"/>
        <w:rPr>
          <w:ins w:id="189" w:author="Петр" w:date="2026-09-29T10:33:00Z"/>
        </w:rPr>
      </w:pPr>
      <w:ins w:id="190" w:author="Петр" w:date="2026-09-29T10:33:00Z">
        <w:r>
          <w:t xml:space="preserve">2. </w:t>
        </w:r>
        <w:proofErr w:type="spellStart"/>
        <w:r>
          <w:t>Назначние</w:t>
        </w:r>
        <w:proofErr w:type="spellEnd"/>
        <w:r>
          <w:t xml:space="preserve"> разработки</w:t>
        </w:r>
      </w:ins>
    </w:p>
    <w:p w:rsidR="00367CC0" w:rsidRDefault="00367CC0" w:rsidP="009C5B08">
      <w:pPr>
        <w:pStyle w:val="a3"/>
        <w:rPr>
          <w:ins w:id="191" w:author="Петр" w:date="2026-09-29T10:33:00Z"/>
        </w:rPr>
      </w:pPr>
      <w:ins w:id="192" w:author="Петр" w:date="2026-09-29T10:33:00Z">
        <w:r>
          <w:t>3. Требование к программе или программному изделию</w:t>
        </w:r>
      </w:ins>
    </w:p>
    <w:p w:rsidR="00367CC0" w:rsidRDefault="00367CC0" w:rsidP="009C5B08">
      <w:pPr>
        <w:pStyle w:val="a3"/>
        <w:rPr>
          <w:ins w:id="193" w:author="Петр" w:date="2026-09-29T10:33:00Z"/>
        </w:rPr>
      </w:pPr>
      <w:ins w:id="194" w:author="Петр" w:date="2026-09-29T10:33:00Z">
        <w:r>
          <w:t>4.Требование к программной доке</w:t>
        </w:r>
      </w:ins>
    </w:p>
    <w:p w:rsidR="00367CC0" w:rsidRDefault="00367CC0" w:rsidP="009C5B08">
      <w:pPr>
        <w:pStyle w:val="a3"/>
        <w:rPr>
          <w:ins w:id="195" w:author="Петр" w:date="2026-09-29T10:33:00Z"/>
        </w:rPr>
      </w:pPr>
      <w:ins w:id="196" w:author="Петр" w:date="2026-09-29T10:33:00Z">
        <w:r>
          <w:t>5. Технико-экономические показатели</w:t>
        </w:r>
      </w:ins>
    </w:p>
    <w:p w:rsidR="00367CC0" w:rsidRDefault="00367CC0" w:rsidP="009C5B08">
      <w:pPr>
        <w:pStyle w:val="a3"/>
        <w:rPr>
          <w:ins w:id="197" w:author="Петр" w:date="2026-09-29T10:33:00Z"/>
        </w:rPr>
      </w:pPr>
      <w:ins w:id="198" w:author="Петр" w:date="2026-09-29T10:33:00Z">
        <w:r>
          <w:t>6.Стадии и этапы разработки</w:t>
        </w:r>
      </w:ins>
    </w:p>
    <w:p w:rsidR="00367CC0" w:rsidRDefault="00367CC0" w:rsidP="009C5B08">
      <w:pPr>
        <w:pStyle w:val="a3"/>
        <w:rPr>
          <w:ins w:id="199" w:author="Петр" w:date="2026-09-29T10:34:00Z"/>
        </w:rPr>
      </w:pPr>
      <w:ins w:id="200" w:author="Петр" w:date="2026-09-29T10:33:00Z">
        <w:r>
          <w:t>7.</w:t>
        </w:r>
      </w:ins>
      <w:ins w:id="201" w:author="Петр" w:date="2026-09-29T10:34:00Z">
        <w:r>
          <w:t xml:space="preserve"> Порядок контроля и приёмки</w:t>
        </w:r>
      </w:ins>
    </w:p>
    <w:p w:rsidR="00367CC0" w:rsidRDefault="00367CC0" w:rsidP="009C5B08">
      <w:pPr>
        <w:pStyle w:val="a3"/>
        <w:rPr>
          <w:ins w:id="202" w:author="Петр" w:date="2026-09-29T10:34:00Z"/>
        </w:rPr>
      </w:pPr>
    </w:p>
    <w:p w:rsidR="00CC3D14" w:rsidRDefault="007E4BD4" w:rsidP="009C5B08">
      <w:pPr>
        <w:pStyle w:val="a3"/>
        <w:rPr>
          <w:ins w:id="203" w:author="Петр" w:date="2026-09-29T10:39:00Z"/>
        </w:rPr>
      </w:pPr>
      <w:ins w:id="204" w:author="Петр" w:date="2026-09-29T10:34:00Z">
        <w:r>
          <w:t xml:space="preserve">б) </w:t>
        </w:r>
      </w:ins>
    </w:p>
    <w:p w:rsidR="007E4BD4" w:rsidRDefault="00CC3D14" w:rsidP="009C5B08">
      <w:pPr>
        <w:pStyle w:val="a3"/>
        <w:rPr>
          <w:ins w:id="205" w:author="Петр" w:date="2026-09-29T10:34:00Z"/>
        </w:rPr>
      </w:pPr>
      <w:ins w:id="206" w:author="Петр" w:date="2026-09-29T10:39:00Z">
        <w:r>
          <w:t xml:space="preserve">1. </w:t>
        </w:r>
        <w:r>
          <w:t>Ведомость проекта</w:t>
        </w:r>
      </w:ins>
      <w:ins w:id="207" w:author="Петр" w:date="2026-09-29T10:34:00Z">
        <w:r>
          <w:br/>
        </w:r>
      </w:ins>
      <w:ins w:id="208" w:author="Петр" w:date="2026-09-29T10:39:00Z">
        <w:r>
          <w:t>2</w:t>
        </w:r>
      </w:ins>
      <w:ins w:id="209" w:author="Петр" w:date="2026-09-29T10:34:00Z">
        <w:r w:rsidR="007E4BD4">
          <w:t xml:space="preserve">. Пояснительная </w:t>
        </w:r>
        <w:proofErr w:type="spellStart"/>
        <w:r w:rsidR="007E4BD4">
          <w:t>зписка</w:t>
        </w:r>
        <w:proofErr w:type="spellEnd"/>
        <w:r w:rsidR="007E4BD4">
          <w:t xml:space="preserve"> к эскизному проекту</w:t>
        </w:r>
      </w:ins>
    </w:p>
    <w:p w:rsidR="007E4BD4" w:rsidRDefault="00CC3D14" w:rsidP="009C5B08">
      <w:pPr>
        <w:pStyle w:val="a3"/>
        <w:rPr>
          <w:ins w:id="210" w:author="Петр" w:date="2026-09-29T10:34:00Z"/>
        </w:rPr>
      </w:pPr>
      <w:ins w:id="211" w:author="Петр" w:date="2026-09-29T10:39:00Z">
        <w:r>
          <w:t>3</w:t>
        </w:r>
      </w:ins>
      <w:ins w:id="212" w:author="Петр" w:date="2026-09-29T10:34:00Z">
        <w:r w:rsidR="007E4BD4">
          <w:t>.Ведомость технического проекта</w:t>
        </w:r>
      </w:ins>
    </w:p>
    <w:p w:rsidR="007E4BD4" w:rsidRDefault="00CC3D14" w:rsidP="009C5B08">
      <w:pPr>
        <w:pStyle w:val="a3"/>
        <w:rPr>
          <w:ins w:id="213" w:author="Петр" w:date="2026-09-29T10:34:00Z"/>
        </w:rPr>
      </w:pPr>
      <w:ins w:id="214" w:author="Петр" w:date="2026-09-29T10:39:00Z">
        <w:r>
          <w:t>4</w:t>
        </w:r>
      </w:ins>
      <w:ins w:id="215" w:author="Петр" w:date="2026-09-29T10:34:00Z">
        <w:r w:rsidR="007E4BD4">
          <w:t>.Пояснительная записка к тех. проекту</w:t>
        </w:r>
      </w:ins>
    </w:p>
    <w:p w:rsidR="007E4BD4" w:rsidRDefault="007E4BD4" w:rsidP="009C5B08">
      <w:pPr>
        <w:pStyle w:val="a3"/>
        <w:rPr>
          <w:ins w:id="216" w:author="Петр" w:date="2026-09-29T10:35:00Z"/>
        </w:rPr>
      </w:pPr>
    </w:p>
    <w:p w:rsidR="007E4BD4" w:rsidRDefault="007E4BD4" w:rsidP="009C5B08">
      <w:pPr>
        <w:pStyle w:val="a3"/>
      </w:pPr>
      <w:ins w:id="217" w:author="Петр" w:date="2026-09-29T10:35:00Z">
        <w:r>
          <w:t xml:space="preserve">в) </w:t>
        </w:r>
        <w:r w:rsidR="00EA1DA2">
          <w:t>Руководство системного программиста</w:t>
        </w:r>
        <w:r w:rsidR="00EA1DA2">
          <w:t xml:space="preserve"> адресован технически специалистам</w:t>
        </w:r>
      </w:ins>
      <w:ins w:id="218" w:author="Петр" w:date="2026-09-29T10:36:00Z">
        <w:r w:rsidR="00EA1DA2">
          <w:t xml:space="preserve"> и нужен для установления </w:t>
        </w:r>
        <w:proofErr w:type="spellStart"/>
        <w:r w:rsidR="00EA1DA2">
          <w:t>парограмм</w:t>
        </w:r>
        <w:proofErr w:type="spellEnd"/>
        <w:r w:rsidR="00EA1DA2">
          <w:t>, настройки сервера, подключения БД и другие вещей.</w:t>
        </w:r>
        <w:r w:rsidR="00EA1DA2">
          <w:br/>
        </w:r>
        <w:r w:rsidR="00EA1DA2">
          <w:br/>
          <w:t xml:space="preserve">2. </w:t>
        </w:r>
        <w:r w:rsidR="00EA1DA2">
          <w:t>Руководства оператора</w:t>
        </w:r>
        <w:r w:rsidR="00EA1DA2">
          <w:t xml:space="preserve"> адресован клиентам (конечным пользователям), которые не разбираются в программировании.</w:t>
        </w:r>
      </w:ins>
      <w:ins w:id="219" w:author="Петр" w:date="2026-09-29T10:37:00Z">
        <w:r w:rsidR="00D87CEF">
          <w:t xml:space="preserve"> Нужен доля обучения человека запускать приложение, нажимать кнопки и что делать при возникновении ошибок. </w:t>
        </w:r>
      </w:ins>
    </w:p>
    <w:p w:rsidR="000A201F" w:rsidRDefault="000A201F"/>
    <w:sectPr w:rsidR="000A201F" w:rsidSect="00F92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/>
  <w:trackRevisions/>
  <w:documentProtection w:edit="trackedChanges" w:enforcement="1"/>
  <w:defaultTabStop w:val="708"/>
  <w:characterSpacingControl w:val="doNotCompress"/>
  <w:compat/>
  <w:rsids>
    <w:rsidRoot w:val="00A85D1A"/>
    <w:rsid w:val="00040E3B"/>
    <w:rsid w:val="000A201F"/>
    <w:rsid w:val="000A6CEC"/>
    <w:rsid w:val="00174C28"/>
    <w:rsid w:val="00244FDD"/>
    <w:rsid w:val="002D662F"/>
    <w:rsid w:val="002F7172"/>
    <w:rsid w:val="00321E22"/>
    <w:rsid w:val="00367CC0"/>
    <w:rsid w:val="003A67C1"/>
    <w:rsid w:val="005770D4"/>
    <w:rsid w:val="00597B13"/>
    <w:rsid w:val="00625488"/>
    <w:rsid w:val="00670731"/>
    <w:rsid w:val="006C3D34"/>
    <w:rsid w:val="007160AE"/>
    <w:rsid w:val="00790F86"/>
    <w:rsid w:val="007B49CD"/>
    <w:rsid w:val="007E4BD4"/>
    <w:rsid w:val="00805EF7"/>
    <w:rsid w:val="008802A4"/>
    <w:rsid w:val="008D2377"/>
    <w:rsid w:val="0092612D"/>
    <w:rsid w:val="00970899"/>
    <w:rsid w:val="00977EA7"/>
    <w:rsid w:val="00992B3B"/>
    <w:rsid w:val="009B32EF"/>
    <w:rsid w:val="009C5B08"/>
    <w:rsid w:val="009E6E5E"/>
    <w:rsid w:val="00A02CCC"/>
    <w:rsid w:val="00A51CF4"/>
    <w:rsid w:val="00A85D1A"/>
    <w:rsid w:val="00B2562A"/>
    <w:rsid w:val="00BD3400"/>
    <w:rsid w:val="00BF0A37"/>
    <w:rsid w:val="00CB4159"/>
    <w:rsid w:val="00CC3D14"/>
    <w:rsid w:val="00CE6AE1"/>
    <w:rsid w:val="00D0145C"/>
    <w:rsid w:val="00D63757"/>
    <w:rsid w:val="00D87CEF"/>
    <w:rsid w:val="00D924AA"/>
    <w:rsid w:val="00DA7A26"/>
    <w:rsid w:val="00DE1FFA"/>
    <w:rsid w:val="00E4105C"/>
    <w:rsid w:val="00E412AD"/>
    <w:rsid w:val="00EA1DA2"/>
    <w:rsid w:val="00F62673"/>
    <w:rsid w:val="00F929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9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5B08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D924AA"/>
    <w:rPr>
      <w:color w:val="808080"/>
    </w:rPr>
  </w:style>
  <w:style w:type="table" w:styleId="a7">
    <w:name w:val="Table Grid"/>
    <w:basedOn w:val="a1"/>
    <w:uiPriority w:val="39"/>
    <w:rsid w:val="006254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3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Петр</cp:lastModifiedBy>
  <cp:revision>14</cp:revision>
  <dcterms:created xsi:type="dcterms:W3CDTF">2026-09-29T05:45:00Z</dcterms:created>
  <dcterms:modified xsi:type="dcterms:W3CDTF">2026-09-29T07:40:00Z</dcterms:modified>
</cp:coreProperties>
</file>